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ltChunk1.html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eval="urn:paper-docx-eval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Perception and Search Gauntlet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Story surfaces, fragmented targets, revision views, barriers, and byte-fidelity probes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Payment clauses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FM01 START</w:t>
      </w:r>
    </w:p>
    <w:p>
      <w:pPr>
        <w:pStyle w:val="Normal"/>
      </w:pPr>
      <w:r>
        <w:t>Primary agreement: </w:t>
      </w:r>
      <w:bookmarkStart w:id="401" w:name="AlphaFragment"/>
      <w:r>
        <w:rPr>
          <w:b/>
        </w:rPr>
        <w:t>advance</w:t>
      </w:r>
      <w:proofErr w:type="spellStart"/>
      <w:r>
        <w:rPr>
          <w:i/>
        </w:rPr>
        <w:t xml:space="preserve"> settle</w:t>
      </w:r>
      <w:r>
        <w:rPr>
          <w:i/>
        </w:rPr>
        <w:t>ment</w:t>
      </w:r>
      <w:proofErr w:type="spellEnd"/>
      <w:r>
        <w:rPr>
          <w:u w:val="single"/>
        </w:rPr>
        <w:t xml:space="preserve"> terms</w:t>
      </w:r>
      <w:bookmarkEnd w:id="401"/>
      <w:r>
        <w:t xml:space="preserve"> — payable on receipt.</w:t>
      </w:r>
    </w:p>
    <w:p>
      <w:r>
        <w:t>Comparison agreement: advance settlement terms in a plain body run.</w:t>
      </w:r>
    </w:p>
    <w:p>
      <w:r>
        <w:t>Typography echo: “ADVANCE PAYMENT—TERMS” uses smart punctuation and NBSP.</w:t>
      </w:r>
    </w:p>
    <w:p>
      <w:pPr>
        <w:pStyle w:val="Heading1"/>
      </w:pPr>
      <w:r>
        <w:t>Story census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STORY CENSUS START</w:t>
      </w:r>
    </w:p>
    <w:p>
      <w:commentRangeStart w:id="0"/>
      <w:r>
        <w:t>Main-story anchor for the perception comment.</w:t>
      </w:r>
      <w:commentRangeEnd w:id="0"/>
      <w:r>
        <w:rPr>
          <w:rStyle w:val="CommentReference"/>
        </w:rPr>
        <w:commentReference w:id="0"/>
      </w:r>
    </w:p>
    <w:sdt>
      <w:sdtPr>
        <w:alias w:val="PerceptionControl"/>
        <w:tag w:val="perception-advance"/>
        <w:id w:val="1401"/>
      </w:sdtPr>
      <w:sdtContent>
        <w:p>
          <w:r>
            <w:t>advance settlement terms inside control</w:t>
          </w:r>
        </w:p>
      </w:sdtContent>
    </w:sdt>
    <w:p xmlns:a="http://schemas.openxmlformats.org/drawingml/2006/main">
      <w:r>
        <w:drawing>
          <wp:inline distT="0" distB="0" distL="0" distR="0">
            <wp:extent cx="2286000" cy="571500"/>
            <wp:effectExtent l="0" t="0" r="0" b="0"/>
            <wp:docPr id="7" name="Text Box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571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advance settlement terms inside text box</w:t>
                        </w:r>
                      </w:p>
                    </w:txbxContent>
                  </wps:txbx>
                  <wps:bodyPr rot="0" vert="horz" wrap="square" anchor="t" anchorCtr="0"/>
                </wps:wsp>
              </a:graphicData>
            </a:graphic>
          </wp:inline>
        </w:drawing>
      </w:r>
    </w:p>
    <w:p>
      <w:r>
        <w:t>This sentence carries a footnote reference.</w:t>
      </w:r>
      <w:r>
        <w:rPr>
          <w:vertAlign w:val="superscript"/>
        </w:rPr>
        <w:footnoteReference w:id="1"/>
      </w:r>
    </w:p>
    <w:p>
      <w:r>
        <w:t>This sentence carries an endnote reference.</w:t>
      </w:r>
      <w:r>
        <w:rPr>
          <w:vertAlign w:val="superscript"/>
        </w:rPr>
        <w:endnoteReference w:id="1"/>
      </w:r>
    </w:p>
    <w:p>
      <w:pPr>
        <w:pStyle w:val="Heading1"/>
      </w:pPr>
      <w:r>
        <w:t>Proposed revisions</w:t>
      </w:r>
    </w:p>
    <w:p>
      <w:r>
        <w:t>Revision view base: </w:t>
      </w:r>
      <w:del w:id="410" w:author="Bob Reviewer" w:date="2026-07-13T09:00:00Z">
        <w:r>
          <w:delText>advance payment terms historical</w:delText>
        </w:r>
      </w:del>
      <w:ins w:id="411" w:author="Alice Editor" w:date="2026-07-13T09:00:00Z">
        <w:r>
          <w:t>advance settlement terms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Declared blind regions</w:t>
      </w:r>
    </w:p>
    <w:p mc:Ignorable="w14">
      <w:r>
        <w:t>Blind census markers: </w:t>
      </w:r>
      <m:oMath>
        <m:r>
          <m:t>x+y</m:t>
        </m:r>
      </m:oMath>
      <w:r>
        <w:object/>
      </w:r>
      <w:r>
        <w:rPr>
          <w:vanish/>
        </w:rPr>
        <w:t>hidden inventory token</w:t>
      </w:r>
    </w:p>
    <w:altChunk r:id="rId16"/>
    <w:p>
      <w:pPr>
        <w:pStyle w:val="Heading1"/>
      </w:pPr>
      <w:r>
        <w:t>Barrier laboratory</w:t>
      </w:r>
    </w:p>
    <w:p>
      <w:r>
        <w:t>barrier tab left</w:t>
        <w:tab/>
        <w:t>barrier tab right</w:t>
      </w:r>
    </w:p>
    <w:p>
      <w:r>
        <w:t>barrier break left</w:t>
        <w:br w:type="textWrapping"/>
        <w:t>barrier break right</w:t>
      </w:r>
    </w:p>
    <w:p>
      <w:r>
        <w:t>barrier nbhyphen left</w:t>
        <w:noBreakHyphen/>
        <w:t>barrier nbhyphen right</w:t>
      </w:r>
    </w:p>
    <w:p>
      <w:r>
        <w:t>barrier unknown left</w:t>
        <w:ptab w:alignment="left" w:relativeTo="margin" w:leader="none"/>
        <w:t>barrier unknown right</w:t>
      </w:r>
    </w:p>
    <w:p>
      <w:r>
        <w:t>paragraph boundary left</w:t>
      </w:r>
    </w:p>
    <w:p>
      <w:r>
        <w:t>paragraph boundary right</w:t>
      </w:r>
    </w:p>
    <w:p>
      <w:pPr>
        <w:pStyle w:val="Heading1"/>
      </w:pPr>
      <w:r>
        <w:t>P04 byte fidelity</w:t>
      </w:r>
    </w:p>
    <w:p>
      <w:r>
        <w:t xml:space="preserve">  meaningful whitespace target  </w:t>
      </w:r>
    </w:p>
    <w:p>
      <w:r>
        <w:t>draft retention policy</w:t>
      </w:r>
    </w:p>
    <w:p>
      <w:pPr>
        <w:pStyle w:val="Heading1"/>
      </w:pPr>
      <w:r>
        <w:t>Runtime-only bases</w:t>
      </w:r>
    </w:p>
    <w:p>
      <w:r>
        <w:t>stale handle base target</w:t>
      </w:r>
    </w:p>
    <w:p>
      <w:r>
        <w:t>save atomicity base target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>
      <w:pPr>
        <w:pStyle w:val="CommentText"/>
      </w:pPr>
      <w:r>
        <w:rPr>
          <w:rStyle w:val="CommentReference"/>
        </w:rPr>
        <w:annotationRef/>
      </w:r>
      <w:r>
        <w:t>Perception note: advance settlement terms comment echo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The endnote body text, hand-authored.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The footnote body text, hand-authored.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settlement terms header echo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settlement terms header echo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omments" Target="comments.xml"/><Relationship Id="rId14" Type="http://schemas.openxmlformats.org/officeDocument/2006/relationships/footnotes" Target="footnotes.xml"/><Relationship Id="rId15" Type="http://schemas.openxmlformats.org/officeDocument/2006/relationships/endnotes" Target="endnotes.xml"/><Relationship Id="rId16" Type="http://schemas.openxmlformats.org/officeDocument/2006/relationships/aFChunk" Target="altChunk1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Perception and Search Gauntlet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