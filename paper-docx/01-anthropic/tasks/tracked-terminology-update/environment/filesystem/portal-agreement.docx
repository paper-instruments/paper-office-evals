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access agreement</w:t>
      </w:r>
    </w:p>
    <w:p>
      <w:r>
        <w:t>Use the Customer Portal to submit requests. The Customer Portal records their status.</w:t>
      </w:r>
    </w:p>
    <w:p>
      <w:r>
        <w:t xml:space="preserve">Access: </w:t>
      </w:r>
      <w:r>
        <w:rPr>
          <w:b/>
        </w:rPr>
        <w:t xml:space="preserve">Customer </w:t>
      </w:r>
      <w:r>
        <w:rPr>
          <w:i/>
        </w:rPr>
        <w:t>Portal</w:t>
      </w:r>
      <w:r>
        <w:t xml:space="preserve"> is available during the agreed support hours.</w:t>
      </w:r>
    </w:p>
    <w:p>
      <w:r>
        <w:t xml:space="preserve">Open the </w:t>
      </w:r>
      <w:hyperlink r:id="rId9" w:history="1">
        <w:r>
          <w:rPr>
            <w:rStyle w:val="Hyperlink"/>
          </w:rPr>
          <w:t>Customer Portal</w:t>
        </w:r>
      </w:hyperlink>
      <w:r>
        <w:t xml:space="preserve"> for account details.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Channel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Customer Portal</w:t>
            </w:r>
          </w:p>
        </w:tc>
        <w:tc>
          <w:tcPr>
            <w:tcW w:type="dxa" w:w="4320"/>
          </w:tcPr>
          <w:p>
            <w:r>
              <w:t>Track support requests</w:t>
            </w:r>
          </w:p>
        </w:tc>
      </w:tr>
    </w:tbl>
    <w:p>
      <w:del w:id="41" w:author="Alice Editor" w:date="2026-07-10T09:00:00Z">
        <w:r>
          <w:delText>The Customer Portal is available until 18:00.</w:delText>
        </w:r>
      </w:del>
      <w:ins w:id="42" w:author="Alice Editor" w:date="2026-07-10T09:00:00Z">
        <w:r>
          <w:t>The Customer Portal is available until 20:00.</w:t>
        </w:r>
      </w:ins>
    </w:p>
    <w:p>
      <w:r>
        <w:t>Customer portal accounts require multifactor authentication.</w:t>
      </w:r>
    </w:p>
    <w:sectPr w:rsidR="00FC693F" w:rsidRPr="0006063C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Customer Portal | Service agreement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org/customer-portal" TargetMode="Externa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2026-07-13T09:00:00Z</dcterms:created>
  <dcterms:modified xsi:type="dcterms:W3CDTF">2026-07-13T09:00:00Z</dcterms:modified>
  <cp:category/>
</cp:coreProperties>
</file>