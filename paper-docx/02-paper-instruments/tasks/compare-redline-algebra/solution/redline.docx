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Renewal terms and service fees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Commercial terms</w:t>
      </w:r>
    </w:p>
    <w:p>
      <w:pPr>
        <w:rPr>
          <w:ins w:id="2" w:author="Review Lead" w:date="2026-07-13T09:00:00Z"/>
        </w:rPr>
      </w:pPr>
      <w:ins w:id="1" w:author="Review Lead" w:date="2026-07-13T09:00:00Z">
        <w:r>
          <w:t xml:space="preserve">The service level is </w:t>
        </w:r>
        <w:r>
          <w:rPr>
            <w:b/>
          </w:rPr>
          <w:t>premium</w:t>
        </w:r>
        <w:r>
          <w:t xml:space="preserve"> for the renewal term.</w:t>
        </w:r>
      </w:ins>
    </w:p>
    <w:p>
      <w:pPr>
        <w:rPr>
          <w:del w:id="4" w:author="Review Lead" w:date="2026-07-13T09:00:00Z"/>
        </w:rPr>
      </w:pPr>
      <w:del w:id="3" w:author="Review Lead" w:date="2026-07-13T09:00:00Z">
        <w:r>
          <w:delText xml:space="preserve">The service level is </w:delText>
        </w:r>
        <w:r>
          <w:rPr>
            <w:b/>
          </w:rPr>
          <w:delText>standard</w:delText>
        </w:r>
        <w:r>
          <w:delText xml:space="preserve"> for the renewal term.</w:delText>
        </w:r>
      </w:del>
    </w:p>
    <w:p>
      <w:pPr>
        <w:rPr>
          <w:del w:id="6" w:author="Review Lead" w:date="2026-07-13T09:00:00Z"/>
        </w:rPr>
      </w:pPr>
      <w:del w:id="5" w:author="Review Lead" w:date="2026-07-13T09:00:00Z">
        <w:r>
          <w:delText>Paragraph scheduled for deletion.</w:delText>
        </w:r>
      </w:del>
    </w:p>
    <w:p>
      <w:r>
        <w:t>All fees exclude applicable taxes.</w:t>
      </w:r>
    </w:p>
    <w:p>
      <w:pPr>
        <w:rPr>
          <w:ins w:id="8" w:author="Review Lead" w:date="2026-07-13T09:00:00Z"/>
        </w:rPr>
      </w:pPr>
      <w:ins w:id="7" w:author="Review Lead" w:date="2026-07-13T09:00:00Z">
        <w:r>
          <w:t>The supplier will provide a quarterly service review.</w:t>
        </w:r>
      </w:ins>
    </w:p>
    <w:p>
      <w:pPr>
        <w:pStyle w:val="Heading1"/>
      </w:pPr>
      <w:r>
        <w:t>Service fees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State</w:t>
            </w:r>
          </w:p>
        </w:tc>
      </w:tr>
      <w:tr>
        <w:trPr>
          <w:del w:id="9" w:author="Review Lead" w:date="2026-07-13T09:00:00Z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rPr>
                <w:del w:id="11" w:author="Review Lead" w:date="2026-07-13T09:00:00Z"/>
              </w:rPr>
            </w:pPr>
            <w:del w:id="10" w:author="Review Lead" w:date="2026-07-13T09:00:00Z">
              <w:r>
                <w:delText>Row A</w:delText>
              </w:r>
            </w:del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rPr>
                <w:del w:id="13" w:author="Review Lead" w:date="2026-07-13T09:00:00Z"/>
              </w:rPr>
            </w:pPr>
            <w:del w:id="12" w:author="Review Lead" w:date="2026-07-13T09:00:00Z">
              <w:r>
                <w:delText>delete</w:delText>
              </w:r>
            </w:del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Row 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retain</w:t>
            </w:r>
          </w:p>
        </w:tc>
      </w:tr>
      <w:tr>
        <w:trPr>
          <w:ins w:id="14" w:author="Review Lead" w:date="2026-07-13T09:00:00Z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rPr>
                <w:ins w:id="16" w:author="Review Lead" w:date="2026-07-13T09:00:00Z"/>
              </w:rPr>
            </w:pPr>
            <w:ins w:id="15" w:author="Review Lead" w:date="2026-07-13T09:00:00Z">
              <w:r>
                <w:t>Row C</w:t>
              </w:r>
            </w:ins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rPr>
                <w:ins w:id="18" w:author="Review Lead" w:date="2026-07-13T09:00:00Z"/>
              </w:rPr>
            </w:pPr>
            <w:ins w:id="17" w:author="Review Lead" w:date="2026-07-13T09:00:00Z">
              <w:r>
                <w:t>insert</w:t>
              </w:r>
            </w:ins>
          </w:p>
        </w:tc>
      </w:tr>
    </w:tbl>
    <w:p>
      <w:pPr>
        <w:pStyle w:val="Heading1"/>
      </w:pPr>
      <w:r>
        <w:t>Service schedules</w:t>
      </w:r>
    </w:p>
    <w:p>
      <w:r>
        <w:t>Either party must give 30 days of written notice.</w:t>
      </w:r>
    </w:p>
    <w:p>
      <w:pPr>
        <w:rPr>
          <w:ins w:id="20" w:author="Review Lead" w:date="2026-07-13T09:00:00Z"/>
        </w:rPr>
      </w:pPr>
      <w:ins w:id="19" w:author="Review Lead" w:date="2026-07-13T09:00:00Z">
        <w:r>
          <w:t>Either party must give 45 days of written notice.</w:t>
        </w:r>
      </w:ins>
    </w:p>
    <w:p>
      <w:r>
        <w:t>Either party must give 30 days of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ins w:id="21" w:author="Review Lead" w:date="2026-07-13T09:00:00Z"/>
        </w:trPr>
        <w:tc>
          <w:tcPr>
            <w:tcW w:type="dxa" w:w="4680"/>
          </w:tcPr>
          <w:p>
            <w:pPr>
              <w:rPr>
                <w:ins w:id="23" w:author="Review Lead" w:date="2026-07-13T09:00:00Z"/>
              </w:rPr>
            </w:pPr>
            <w:ins w:id="22" w:author="Review Lead" w:date="2026-07-13T09:00:00Z">
              <w:r>
                <w:t>Service</w:t>
              </w:r>
            </w:ins>
          </w:p>
        </w:tc>
        <w:tc>
          <w:tcPr>
            <w:tcW w:type="dxa" w:w="4680"/>
          </w:tcPr>
          <w:p>
            <w:pPr>
              <w:rPr>
                <w:ins w:id="25" w:author="Review Lead" w:date="2026-07-13T09:00:00Z"/>
              </w:rPr>
            </w:pPr>
            <w:ins w:id="24" w:author="Review Lead" w:date="2026-07-13T09:00:00Z">
              <w:r>
                <w:t>Fee</w:t>
              </w:r>
            </w:ins>
          </w:p>
        </w:tc>
      </w:tr>
      <w:tr>
        <w:trPr>
          <w:ins w:id="26" w:author="Review Lead" w:date="2026-07-13T09:00:00Z"/>
        </w:trPr>
        <w:tc>
          <w:tcPr>
            <w:tcW w:type="dxa" w:w="4680"/>
          </w:tcPr>
          <w:p>
            <w:pPr>
              <w:rPr>
                <w:ins w:id="28" w:author="Review Lead" w:date="2026-07-13T09:00:00Z"/>
              </w:rPr>
            </w:pPr>
            <w:ins w:id="27" w:author="Review Lead" w:date="2026-07-13T09:00:00Z">
              <w:r>
                <w:t>Monitoring</w:t>
              </w:r>
            </w:ins>
          </w:p>
        </w:tc>
        <w:tc>
          <w:tcPr>
            <w:tcW w:type="dxa" w:w="4680"/>
          </w:tcPr>
          <w:p>
            <w:pPr>
              <w:rPr>
                <w:ins w:id="30" w:author="Review Lead" w:date="2026-07-13T09:00:00Z"/>
              </w:rPr>
            </w:pPr>
            <w:ins w:id="29" w:author="Review Lead" w:date="2026-07-13T09:00:00Z">
              <w:r>
                <w:t>$1,500</w:t>
              </w:r>
            </w:ins>
          </w:p>
        </w:tc>
      </w:tr>
      <w:tr>
        <w:trPr>
          <w:ins w:id="31" w:author="Review Lead" w:date="2026-07-13T09:00:00Z"/>
        </w:trPr>
        <w:tc>
          <w:tcPr>
            <w:tcW w:type="dxa" w:w="4680"/>
          </w:tcPr>
          <w:p>
            <w:pPr>
              <w:rPr>
                <w:ins w:id="33" w:author="Review Lead" w:date="2026-07-13T09:00:00Z"/>
              </w:rPr>
            </w:pPr>
            <w:ins w:id="32" w:author="Review Lead" w:date="2026-07-13T09:00:00Z">
              <w:r>
                <w:t>Review</w:t>
              </w:r>
            </w:ins>
          </w:p>
        </w:tc>
        <w:tc>
          <w:tcPr>
            <w:tcW w:type="dxa" w:w="4680"/>
          </w:tcPr>
          <w:p>
            <w:pPr>
              <w:rPr>
                <w:ins w:id="35" w:author="Review Lead" w:date="2026-07-13T09:00:00Z"/>
              </w:rPr>
            </w:pPr>
            <w:ins w:id="34" w:author="Review Lead" w:date="2026-07-13T09:00:00Z">
              <w:r>
                <w:t>$600</w:t>
              </w:r>
            </w:ins>
          </w:p>
        </w:tc>
      </w:tr>
    </w:tbl>
    <w:p>
      <w:pPr>
        <w:rPr>
          <w:ins w:id="37" w:author="Review Lead" w:date="2026-07-13T09:00:00Z"/>
        </w:rPr>
      </w:pPr>
      <w:ins w:id="36" w:author="Review Lead" w:date="2026-07-13T09:00:00Z">
        <w:r>
          <w:rPr>
            <w:b/>
          </w:rPr>
          <w:t xml:space="preserve">The report </w:t>
        </w:r>
        <w:r>
          <w:rPr>
            <w:i/>
          </w:rPr>
          <w:t>is now final.</w:t>
        </w:r>
      </w:ins>
    </w:p>
    <w:p>
      <w:pPr>
        <w:rPr>
          <w:del w:id="39" w:author="Review Lead" w:date="2026-07-13T09:00:00Z"/>
        </w:rPr>
      </w:pPr>
      <w:del w:id="38" w:author="Review Lead" w:date="2026-07-13T09:00:00Z">
        <w:r>
          <w:delText>Either party must give 30 days of written notice.</w:delText>
        </w:r>
      </w:del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del w:id="40" w:author="Review Lead" w:date="2026-07-13T09:00:00Z"/>
        </w:trPr>
        <w:tc>
          <w:tcPr>
            <w:tcW w:type="dxa" w:w="4680"/>
          </w:tcPr>
          <w:p>
            <w:pPr>
              <w:rPr>
                <w:del w:id="42" w:author="Review Lead" w:date="2026-07-13T09:00:00Z"/>
              </w:rPr>
            </w:pPr>
            <w:del w:id="41" w:author="Review Lead" w:date="2026-07-13T09:00:00Z">
              <w:r>
                <w:delText>Service</w:delText>
              </w:r>
            </w:del>
          </w:p>
        </w:tc>
        <w:tc>
          <w:tcPr>
            <w:tcW w:type="dxa" w:w="4680"/>
          </w:tcPr>
          <w:p>
            <w:pPr>
              <w:rPr>
                <w:del w:id="44" w:author="Review Lead" w:date="2026-07-13T09:00:00Z"/>
              </w:rPr>
            </w:pPr>
            <w:del w:id="43" w:author="Review Lead" w:date="2026-07-13T09:00:00Z">
              <w:r>
                <w:delText>Fee</w:delText>
              </w:r>
            </w:del>
          </w:p>
        </w:tc>
      </w:tr>
      <w:tr>
        <w:trPr>
          <w:del w:id="45" w:author="Review Lead" w:date="2026-07-13T09:00:00Z"/>
        </w:trPr>
        <w:tc>
          <w:tcPr>
            <w:tcW w:type="dxa" w:w="4680"/>
          </w:tcPr>
          <w:p>
            <w:pPr>
              <w:rPr>
                <w:del w:id="47" w:author="Review Lead" w:date="2026-07-13T09:00:00Z"/>
              </w:rPr>
            </w:pPr>
            <w:del w:id="46" w:author="Review Lead" w:date="2026-07-13T09:00:00Z">
              <w:r>
                <w:delText>Support</w:delText>
              </w:r>
            </w:del>
          </w:p>
        </w:tc>
        <w:tc>
          <w:tcPr>
            <w:tcW w:type="dxa" w:w="4680"/>
          </w:tcPr>
          <w:p>
            <w:pPr>
              <w:rPr>
                <w:del w:id="49" w:author="Review Lead" w:date="2026-07-13T09:00:00Z"/>
              </w:rPr>
            </w:pPr>
            <w:del w:id="48" w:author="Review Lead" w:date="2026-07-13T09:00:00Z">
              <w:r>
                <w:delText>$2,000</w:delText>
              </w:r>
            </w:del>
          </w:p>
        </w:tc>
      </w:tr>
      <w:tr>
        <w:trPr>
          <w:del w:id="50" w:author="Review Lead" w:date="2026-07-13T09:00:00Z"/>
        </w:trPr>
        <w:tc>
          <w:tcPr>
            <w:tcW w:type="dxa" w:w="4680"/>
          </w:tcPr>
          <w:p>
            <w:pPr>
              <w:rPr>
                <w:del w:id="52" w:author="Review Lead" w:date="2026-07-13T09:00:00Z"/>
              </w:rPr>
            </w:pPr>
            <w:del w:id="51" w:author="Review Lead" w:date="2026-07-13T09:00:00Z">
              <w:r>
                <w:delText>Training</w:delText>
              </w:r>
            </w:del>
          </w:p>
        </w:tc>
        <w:tc>
          <w:tcPr>
            <w:tcW w:type="dxa" w:w="4680"/>
          </w:tcPr>
          <w:p>
            <w:pPr>
              <w:rPr>
                <w:del w:id="54" w:author="Review Lead" w:date="2026-07-13T09:00:00Z"/>
              </w:rPr>
            </w:pPr>
            <w:del w:id="53" w:author="Review Lead" w:date="2026-07-13T09:00:00Z">
              <w:r>
                <w:delText>$800</w:delText>
              </w:r>
            </w:del>
          </w:p>
        </w:tc>
      </w:tr>
    </w:tbl>
    <w:p>
      <w:pPr>
        <w:rPr>
          <w:del w:id="56" w:author="Review Lead" w:date="2026-07-13T09:00:00Z"/>
        </w:rPr>
      </w:pPr>
      <w:del w:id="55" w:author="Review Lead" w:date="2026-07-13T09:00:00Z">
        <w:r>
          <w:rPr>
            <w:b/>
          </w:rPr>
          <w:delText xml:space="preserve">The report </w:delText>
        </w:r>
        <w:r>
          <w:rPr>
            <w:i/>
          </w:rPr>
          <w:delText>is final.</w:delText>
        </w:r>
      </w:del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COMPARE PAIR | supported algebra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