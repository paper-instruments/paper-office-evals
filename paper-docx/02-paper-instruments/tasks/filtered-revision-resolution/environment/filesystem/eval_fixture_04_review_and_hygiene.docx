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Review, Hygiene, and Composition Destination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Compound revisions, comment graphs, protection, metadata residue, and collision targets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Compound revision census</w:t>
      </w:r>
    </w:p>
    <w:p>
      <w:r>
        <w:t>Multi-author review state follows; each target is independently labeled.</w:t>
      </w:r>
    </w:p>
    <w:p>
      <w:r>
        <w:t xml:space="preserve">The quarterly total was </w:t>
      </w:r>
      <w:del w:id="11" w:author="Bob Reviewer" w:date="2026-06-02T14:45:00Z">
        <w:r>
          <w:delText xml:space="preserve">forty-two</w:delText>
        </w:r>
      </w:del>
      <w:ins w:id="12" w:author="Alice Editor" w:date="2026-06-01T09:30:00Z">
        <w:r>
          <w:t>forty-seven</w:t>
        </w:r>
      </w:ins>
      <w:r>
        <w:t xml:space="preserve"> units.</w:t>
      </w:r>
    </w:p>
    <w:p>
      <w:ins w:id="21" w:author="Bob Reviewer" w:date="2026-06-02T14:45:00Z">
        <w:r>
          <w:t>This whole sentence was inserted with tracking on.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r>
        <w:rPr>
          <w:b/>
          <w:rPrChange w:id="91" w:author="Bob Reviewer" w:date="2026-06-02T14:45:00Z">
            <w:rPr>
              <w:i/>
              <w:sz w:val="28"/>
            </w:rPr>
          </w:rPrChange>
        </w:rPr>
        <w:t>Delivery follows the schedule in Exhibit A.</w:t>
      </w:r>
    </w:p>
    <w:p>
      <w:pPr>
        <w:jc w:val="center"/>
        <w:pPrChange w:id="92" w:author="Bob Reviewer" w:date="2026-06-02T14:45:00Z">
          <w:pPr>
            <w:jc w:val="right"/>
          </w:pPr>
        </w:pPrChange>
      </w:pPr>
      <w:r>
        <w:t>This paragraph was right-aligned before re-centering.</w:t>
      </w:r>
    </w:p>
    <w:p>
      <w:pPr>
        <w:rPr>
          <w:b/>
          <w:rPrChange w:id="93" w:author="Bob Reviewer" w:date="2026-06-02T14:45:00Z">
            <w:rPr/>
          </w:rPrChange>
        </w:rPr>
      </w:pPr>
      <w:r>
        <w:t>The paragraph mark itself was re-formatted.</w:t>
      </w:r>
    </w:p>
    <w:p>
      <w:pPr>
        <w:rPr>
          <w:del w:id="94" w:author="Bob Reviewer" w:date="2026-06-02T14:45:00Z"/>
        </w:rPr>
      </w:pPr>
      <w:r>
        <w:t xml:space="preserve">This sentence continues </w:t>
      </w:r>
    </w:p>
    <w:p>
      <w:r>
        <w:t>onto the following line.</w:t>
      </w:r>
    </w:p>
    <w:p>
      <w:pPr>
        <w:rPr>
          <w:ins w:id="95" w:author="Alice Editor" w:date="2026-06-01T09:30:00Z"/>
        </w:rPr>
      </w:pPr>
      <w:r>
        <w:t xml:space="preserve">A tracked split divides </w:t>
      </w:r>
    </w:p>
    <w:p>
      <w:r>
        <w:t>this once-single sentence.</w:t>
      </w:r>
    </w:p>
    <w:tbl>
      <w:tblPr>
        <w:tblW w:w="0" w:type="auto"/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>Item</w:t>
            </w:r>
          </w:p>
        </w:tc>
        <w:tc>
          <w:tcPr>
            <w:tcW w:w="4675" w:type="dxa"/>
          </w:tcPr>
          <w:p>
            <w:r>
              <w:t>Amount</w:t>
            </w:r>
          </w:p>
        </w:tc>
      </w:tr>
      <w:tr>
        <w:trPr>
          <w:ins w:id="4700" w:author="Alice Editor" w:date="2026-06-01T09:30:00Z"/>
        </w:trPr>
        <w:tc>
          <w:tcPr>
            <w:tcW w:w="4675" w:type="dxa"/>
          </w:tcPr>
          <w:p>
            <w:pPr>
              <w:rPr>
                <w:ins w:id="4701" w:author="Alice Editor" w:date="2026-06-01T09:30:00Z"/>
              </w:rPr>
            </w:pPr>
            <w:ins w:id="4702" w:author="Alice Editor" w:date="2026-06-01T09:30:00Z">
              <w:r>
                <w:t>Filing fee</w:t>
              </w:r>
            </w:ins>
          </w:p>
        </w:tc>
        <w:tc>
          <w:tcPr>
            <w:tcW w:w="4675" w:type="dxa"/>
          </w:tcPr>
          <w:p>
            <w:pPr>
              <w:rPr>
                <w:ins w:id="4703" w:author="Alice Editor" w:date="2026-06-01T09:30:00Z"/>
              </w:rPr>
            </w:pPr>
            <w:ins w:id="4704" w:author="Alice Editor" w:date="2026-06-01T09:30:00Z">
              <w:r>
                <w:t>$100</w:t>
              </w:r>
            </w:ins>
          </w:p>
        </w:tc>
      </w:tr>
      <w:tr>
        <w:trPr>
          <w:del w:id="4705" w:author="Bob Reviewer" w:date="2026-06-02T14:45:00Z"/>
        </w:trPr>
        <w:tc>
          <w:tcPr>
            <w:tcW w:w="4675" w:type="dxa"/>
          </w:tcPr>
          <w:p>
            <w:pPr>
              <w:rPr>
                <w:del w:id="4706" w:author="Bob Reviewer" w:date="2026-06-02T14:45:00Z"/>
              </w:rPr>
            </w:pPr>
            <w:del w:id="4707" w:author="Bob Reviewer" w:date="2026-06-02T14:45:00Z">
              <w:r>
                <w:delText>Old charge</w:delText>
              </w:r>
            </w:del>
          </w:p>
        </w:tc>
        <w:tc>
          <w:tcPr>
            <w:tcW w:w="4675" w:type="dxa"/>
          </w:tcPr>
          <w:p>
            <w:pPr>
              <w:rPr>
                <w:del w:id="4708" w:author="Bob Reviewer" w:date="2026-06-02T14:45:00Z"/>
              </w:rPr>
            </w:pPr>
            <w:del w:id="4709" w:author="Bob Reviewer" w:date="2026-06-02T14:45:00Z">
              <w:r>
                <w:delText>$50</w:delText>
              </w:r>
            </w:del>
          </w:p>
        </w:tc>
      </w:tr>
    </w:tbl>
    <w:p>
      <w:r>
        <w:t>Cross-author dependency: </w:t>
      </w:r>
      <w:ins w:id="4801" w:author="Alice Editor" w:date="2026-07-13T09:00:00Z">
        <w:del w:id="4802" w:author="Bob Reviewer" w:date="2026-07-13T09:00:00Z">
          <w:r>
            <w:delText>nested historical clause</w:delText>
          </w:r>
        </w:del>
      </w:ins>
    </w:p>
    <w:tbl>
      <w:tblPr>
        <w:tblW w:w="9360" w:type="dxa"/>
        <w:tblPrChange w:id="4901" w:author="Casey Approver" w:date="2026-07-13T09:00:00Z">
          <w:tblPr>
            <w:tblW w:w="9000" w:type="dxa"/>
          </w:tblPr>
        </w:tblPrChange>
      </w:tblPr>
      <w:tblGrid>
        <w:gridCol w:w="9360"/>
      </w:tblGrid>
      <w:tr>
        <w:tc>
          <w:tcPr>
            <w:tcW w:w="9360" w:type="dxa"/>
          </w:tcPr>
          <w:p>
            <w:r>
              <w:t>EXOTIC TABLE PROPERTY REVISION</w:t>
            </w:r>
          </w:p>
        </w:tc>
      </w:tr>
    </w:tbl>
    <w:p>
      <w:pPr>
        <w:pStyle w:val="Heading1"/>
      </w:pPr>
      <w:r>
        <w:t>Comment graph</w:t>
      </w:r>
    </w:p>
    <w:p>
      <w:commentRangeStart w:id="0"/>
      <w:commentRangeStart w:id="1"/>
      <w:r>
        <w:t>Exact review thread anchor phrase for compound comments.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Hidden text safety</w:t>
      </w:r>
    </w:p>
    <w:p>
      <w:r>
        <w:rPr>
          <w:vanish/>
        </w:rPr>
        <w:t>hidden safe</w:t>
      </w:r>
    </w:p>
    <w:p>
      <w:r>
        <w:fldChar w:fldCharType="begin"/>
      </w:r>
      <w:r>
        <w:instrText> REF HiddenTarget </w:instrText>
      </w:r>
      <w:r>
        <w:fldChar w:fldCharType="separate"/>
      </w:r>
      <w:r>
        <w:rPr>
          <w:vanish/>
        </w:rPr>
        <w:t>hidden field</w:t>
      </w:r>
      <w:r>
        <w:fldChar w:fldCharType="end"/>
      </w:r>
    </w:p>
    <w:p>
      <w:bookmarkStart w:id="4401" w:name="HiddenTarget"/>
      <w:r>
        <w:rPr>
          <w:vanish/>
        </w:rPr>
        <w:t>hidden bookmark</w:t>
      </w:r>
      <w:bookmarkEnd w:id="4401"/>
    </w:p>
    <w:p>
      <w:sdt>
        <w:sdtPr>
          <w:tag w:val="hidden-control"/>
          <w:id w:val="4402"/>
        </w:sdtPr>
        <w:sdtContent>
          <w:r>
            <w:rPr>
              <w:vanish/>
            </w:rPr>
            <w:t>hidden sdt</w:t>
          </w:r>
        </w:sdtContent>
      </w:sdt>
    </w:p>
    <w:p>
      <mc:AlternateContent>
        <mc:Choice Requires="w14">
          <w:r>
            <w:rPr>
              <w:vanish/>
            </w:rPr>
            <w:t>hidden alternate</w:t>
          </w:r>
        </mc:Choice>
        <mc:Fallback>
          <w:r>
            <w:rPr>
              <w:vanish/>
            </w:rPr>
            <w:t>hidden alternate fallback</w:t>
          </w:r>
        </mc:Fallback>
      </mc:AlternateContent>
    </w:p>
    <w:p>
      <w:pPr>
        <w:pStyle w:val="Heading1"/>
      </w:pPr>
      <w:r>
        <w:t>Composition destination</w:t>
      </w:r>
    </w:p>
    <w:p>
      <w:pPr>
        <w:pStyle w:val="SharedStyle"/>
      </w:pPr>
      <w:r>
        <w:t>Destination paragraph using conflicting SharedStyle.</w:t>
      </w:r>
    </w:p>
    <w:p>
      <w:pPr>
        <w:numPr>
          <w:ilvl w:val="0"/>
          <w:numId w:val="10"/>
        </w:numPr>
      </w:pPr>
      <w:r>
        <w:t>Destination numbering collision item</w:t>
      </w:r>
    </w:p>
    <w:p>
      <w:r>
        <w:t xml:space="preserve">Destination colliding term: </w:t>
      </w:r>
      <w:bookmarkStart w:id="777" w:name="SharedTerm"/>
      <w:r>
        <w:t>destination shared term</w:t>
      </w:r>
      <w:bookmarkEnd w:id="777"/>
    </w:p>
    <w:sdt>
      <w:sdtPr>
        <w:alias w:val="destination-control"/>
        <w:tag w:val="destination-control"/>
        <w:id w:val="777"/>
      </w:sdtPr>
      <w:sdtContent>
        <w:p>
          <w:r>
            <w:t>destination control value</w:t>
          </w:r>
        </w:p>
      </w:sdtContent>
    </w:sdt>
    <w:p>
      <w:r>
        <w:t>Supplier schedule follows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Destination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Existing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9</w:t>
            </w:r>
          </w:p>
        </w:tc>
      </w:tr>
    </w:tbl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Parent review comment for the hygiene fixture.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Reply records approval with one remaining concern.</w:t>
      </w:r>
    </w:p>
  </w:comment>
  <w:comment w:id="0" w:author="Malformed Duplicate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Parent review comment for the hygiene fixture.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office-doc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office-doc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REVIEW / HYGIENE | protected review substrate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REVIEW / HYGIENE | protected review substrate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ocumentProtection w:edit="trackedChanges" w:enforcement="1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 w:val="0"/>
      <w:color w:val="9C0006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b/>
      <w:color w:val="9C0006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comments" Target="comment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Review, Hygiene, and Composition Destination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Code">
    <vt:lpwstr>EVAL-2026-0713</vt:lpwstr>
  </property>
  <property fmtid="{D5CDD505-2E9C-101B-9397-08002B2CF9AE}" pid="3" name="Approved">
    <vt:bool>false</vt:bool>
  </property>
</Properties>
</file>