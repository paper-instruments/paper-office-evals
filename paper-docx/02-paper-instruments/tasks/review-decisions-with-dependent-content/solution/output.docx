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agreement: review copy</w:t>
      </w:r>
    </w:p>
    <w:p>
      <w:pPr>
        <w:pStyle w:val="Heading1"/>
      </w:pPr>
      <w:r>
        <w:t>Charges</w:t>
      </w:r>
    </w:p>
    <w:p>
      <w:r>
        <w:t xml:space="preserve">The annual fee is $24,000, </w:t>
      </w:r>
      <w:r>
        <w:t>payable quarterly</w:t>
      </w:r>
      <w:r>
        <w:rPr>
          <w:vertAlign w:val="superscript"/>
        </w:rPr>
        <w:footnoteReference w:id="1"/>
      </w:r>
      <w:r>
        <w:t>.</w:t>
      </w:r>
    </w:p>
    <w:p/>
    <w:p>
      <w:pPr>
        <w:pStyle w:val="Heading1"/>
      </w:pPr>
      <w:r>
        <w:t>Pilot period</w:t>
      </w:r>
    </w:p>
    <w:p>
      <w:pPr>
        <w:pStyle w:val="Heading1"/>
      </w:pPr>
      <w:r>
        <w:t>Delivery</w:t>
      </w:r>
    </w:p>
    <w:p>
      <w:r>
        <w:t>Delivery is scheduled for July 2</w:t>
      </w:r>
      <w:del w:id="42" w:author="Bob Reviewer" w:date="2026-07-13T09:00:00Z">
        <w:r>
          <w:delText>0</w:delText>
        </w:r>
      </w:del>
      <w:ins w:id="43" w:author="Bob Reviewer" w:date="2026-07-13T09:00:00Z">
        <w:r>
          <w:t>7</w:t>
        </w:r>
      </w:ins>
      <w:r>
        <w:t>.</w:t>
      </w:r>
    </w:p>
    <w:p>
      <w:r>
        <w:t xml:space="preserve">The </w:t>
      </w:r>
      <w:commentRangeStart w:id="2"/>
      <w:commentRangeStart w:id="3"/>
      <w:r>
        <w:t>liability cap</w:t>
      </w:r>
      <w:commentRangeEnd w:id="3"/>
      <w:commentRangeEnd w:id="2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remains one year of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2" w:author="Dana Legal" w:initials="" w:date="2026-07-13T09:00:00Z">
    <w:p w14:paraId="10000003">
      <w:pPr>
        <w:pStyle w:val="CommentText"/>
      </w:pPr>
      <w:r>
        <w:rPr>
          <w:rStyle w:val="CommentReference"/>
        </w:rPr>
        <w:annotationRef/>
      </w:r>
      <w:r>
        <w:t>Legal must approve any change to this cap.</w:t>
      </w:r>
    </w:p>
  </w:comment>
  <w:comment w:id="3" w:author="Alice Editor" w:initials="" w:date="2026-07-13T09:00:00Z">
    <w:p w14:paraId="10000004">
      <w:pPr>
        <w:pStyle w:val="CommentText"/>
      </w:pPr>
      <w:r>
        <w:rPr>
          <w:rStyle w:val="CommentReference"/>
        </w:rPr>
        <w:annotationRef/>
      </w:r>
      <w:r>
        <w:t>The existing cap remains acceptable.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3" w15:done="0"/>
  <w15:commentEx w15:paraId="10000004" w15:done="0" w15:paraIdParent="10000003"/>
</w15:commentsEx>
</file>

<file path=word/commentsExtensible.xml><?xml version="1.0" encoding="utf-8"?>
<w16cex:commentsExtensible xmlns:w16cex="http://schemas.microsoft.com/office/word/2018/wordml/cex">
  <w16cex:commentExtensible w16cex:durableId="10000003"/>
  <w16cex:commentExtensible w16cex:durableId="10000004"/>
</w16cex:commentsExtensible>
</file>

<file path=word/commentsIds.xml><?xml version="1.0" encoding="utf-8"?>
<w16cid:commentsIds xmlns:w16cid="http://schemas.microsoft.com/office/word/2016/wordml/cid">
  <w16cid:commentId w16cid:paraId="10000003" w16cid:durableId="10000003"/>
  <w16cid:commentId w16cid:paraId="10000004" w16cid:durableId="1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Payment follows the agreed quarterly invoice schedule.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comments" Target="comments.xml"/><Relationship Id="rId11" Type="http://schemas.microsoft.com/office/2016/09/relationships/commentsIds" Target="commentsIds.xml"/><Relationship Id="rId12" Type="http://schemas.microsoft.com/office/2018/08/relationships/commentsExtensible" Target="commentsExtensible.xml"/><Relationship Id="rId13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