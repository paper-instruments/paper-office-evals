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 xml:space="preserve">the renewal price is </w:t>
        </w:r>
        <w:del w:id="521" w:author="Alice Editor" w:date="2026-07-13T09:00:00Z">
          <w:r>
            <w:delText>provisional</w:delText>
          </w:r>
        </w:del>
        <w:ins w:id="522" w:author="Alice Editor" w:date="2026-07-13T09:00:00Z">
          <w:r>
            <w:t>final</w:t>
          </w:r>
        </w:ins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