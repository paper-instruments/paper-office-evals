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Services agreement and supplier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Commercial terms and supporting schedules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Stable-scan batch family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BATCH FAMILY START</w:t>
      </w:r>
    </w:p>
    <w:p>
      <w:r>
        <w:t xml:space="preserve">Batch occurrence 1: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2: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3: </w:t>
      </w:r>
      <w:r>
        <w:rPr>
          <w:b w:val="0"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4: </w:t>
      </w:r>
      <w:r>
        <w:rPr>
          <w:b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5: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r>
        <w:t xml:space="preserve">Batch occurrence 6: </w:t>
      </w:r>
      <w:r>
        <w:rPr>
          <w:b/>
        </w:rPr>
        <w:t xml:space="preserve">batch </w:t>
      </w:r>
      <w:r>
        <w:rPr>
          <w:i/>
        </w:rPr>
        <w:t xml:space="preserve">omega </w:t>
      </w:r>
      <w:r>
        <w:t>token</w:t>
      </w:r>
    </w:p>
    <w:p>
      <w:r>
        <w:t xml:space="preserve">Batch occurrence 7: </w:t>
      </w:r>
      <w:r>
        <w:rPr>
          <w:b w:val="0"/>
        </w:rPr>
        <w:t xml:space="preserve">batch </w:t>
      </w:r>
      <w:r>
        <w:rPr>
          <w:i w:val="0"/>
        </w:rPr>
        <w:t xml:space="preserve">omega </w:t>
      </w:r>
      <w:r>
        <w:t>token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COLLISION</w:t>
      </w:r>
    </w:p>
    <w:p>
      <w:r>
        <w:t xml:space="preserve">Field result: </w:t>
      </w:r>
      <w:r>
        <w:fldChar w:fldCharType="begin"/>
      </w:r>
      <w:r>
        <w:instrText xml:space="preserve"> REF BatchResult </w:instrText>
      </w:r>
      <w:r>
        <w:fldChar w:fldCharType="separate"/>
      </w:r>
      <w:r>
        <w:t>batch omega token</w:t>
      </w:r>
      <w:r>
        <w:fldChar w:fldCharType="end"/>
      </w:r>
    </w:p>
    <w:p>
      <w:pPr>
        <w:pStyle w:val="Heading1"/>
      </w:pPr>
      <w:r>
        <w:t>Pending amendments</w:t>
      </w:r>
    </w:p>
    <w:p>
      <w:r>
        <w:t>Renewal: </w:t>
      </w:r>
      <w:ins w:id="501" w:author="Alice Editor" w:date="2026-07-13T09:00:00Z">
        <w:r>
          <w:t>the renewal price is provisional</w:t>
        </w:r>
      </w:ins>
    </w:p>
    <w:p>
      <w:r>
        <w:t>cross author base </w:t>
      </w:r>
      <w:del w:id="502" w:author="Bob Reviewer" w:date="2026-07-13T09:00:00Z">
        <w:r>
          <w:delText>cross author old</w:delText>
        </w:r>
      </w:del>
      <w:ins w:id="503" w:author="Alice Editor" w:date="2026-07-13T09:00:00Z">
        <w:r>
          <w:t>cross author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Tracked block ranges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Pilot provisions</w:t>
      </w:r>
    </w:p>
    <w:p>
      <w:proofErr w:type="spellStart"/>
      <w:r>
        <w:t>The pilot includes two training sessions.</w:t>
      </w:r>
    </w:p>
    <w:p>
      <w:r>
        <w:t>Pilot support ends after the initial review.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Ongoing services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START</w:t>
      </w:r>
    </w:p>
    <w:p>
      <w:bookmarkStart w:id="601" w:name="BlockBoundary"/>
      <w:r>
        <w:t>notice requirements</w:t>
      </w:r>
      <w:bookmarkEnd w:id="601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BOOKMARK END</w:t>
      </w:r>
    </w:p>
    <w:p>
      <w:pPr>
        <w:pStyle w:val="EvalMarker"/>
        <w:keepNext/>
      </w:pPr>
      <w:r>
        <w:rPr>
          <w:rFonts w:ascii="Calibri" w:hAnsi="Calibri"/>
          <w:b/>
          <w:color w:val="7A5A00"/>
          <w:sz w:val="16"/>
        </w:rPr>
        <w:t>BLOCK HYPERLINK START</w:t>
      </w:r>
    </w:p>
    <w:p>
      <w:r>
        <w:t xml:space="preserve">Paragraph with </w:t>
      </w:r>
      <w:hyperlink r:id="rId13">
        <w:r>
          <w:rPr>
            <w:color w:val="0563C1"/>
            <w:u w:val="single"/>
          </w:rPr>
          <w:t>external hyperlink boundary</w:t>
        </w:r>
      </w:hyperlink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HYPERLINK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START</w:t>
      </w:r>
    </w:p>
    <w:sdt>
      <w:sdtPr>
        <w:alias w:val="block-boundary"/>
        <w:tag w:val="block-boundary"/>
        <w:id w:val="1602"/>
      </w:sdtPr>
      <w:sdtContent>
        <w:p>
          <w:r>
            <w:t>block control boundary text</w:t>
          </w:r>
        </w:p>
      </w:sdtContent>
    </w:sdt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SDT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START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>Chapter One entry	4</w:t>
      </w:r>
    </w:p>
    <w:p>
      <w:r>
        <w:t>middle paragraph inside open field</w:t>
      </w:r>
    </w:p>
    <w:p>
      <w:r>
        <w:t>Chapter Three entry	14</w:t>
      </w:r>
      <w:r>
        <w:fldChar w:fldCharType="end"/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FIELD END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START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 boundary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interrupts paragraphs</w:t>
            </w:r>
          </w:p>
        </w:tc>
      </w:tr>
    </w:tbl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TABLE END</w:t>
      </w:r>
    </w:p>
    <w:p>
      <w:r>
        <w:t>BLOCK REVISION START </w:t>
      </w:r>
      <w:ins w:id="520" w:author="Bob Reviewer" w:date="2026-07-13T09:00:00Z">
        <w:r>
          <w:t>existing revision inside range</w:t>
        </w:r>
      </w:ins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BLOCK REVISION END</w:t>
      </w:r>
    </w:p>
    <w:p>
      <w:pPr>
        <w:pStyle w:val="Heading1"/>
      </w:pPr>
      <w:r>
        <w:t>Defined terms and references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BOOKMARK DEPENDENCY START</w:t>
      </w:r>
    </w:p>
    <w:p>
      <w:r>
        <w:t xml:space="preserve">Defined term: </w:t>
      </w:r>
      <w:bookmarkStart w:id="610" w:name="EvalDependent"/>
      <w:r>
        <w:t>dependent master term</w:t>
      </w:r>
      <w:bookmarkEnd w:id="610"/>
    </w:p>
    <w:p>
      <w:r>
        <w:fldChar w:fldCharType="begin"/>
      </w:r>
      <w:r>
        <w:instrText xml:space="preserve"> REF Eval</w:instrText>
      </w:r>
      <w:r>
        <w:instrText xml:space="preserve">Dependent \h </w:instrText>
      </w:r>
      <w:r>
        <w:fldChar w:fldCharType="separate"/>
      </w:r>
      <w:r>
        <w:t>REF result</w:t>
      </w:r>
      <w:r>
        <w:fldChar w:fldCharType="end"/>
      </w:r>
    </w:p>
    <w:p>
      <w:r>
        <w:fldChar w:fldCharType="begin"/>
      </w:r>
      <w:r>
        <w:instrText xml:space="preserve"> PAGEREF Eval</w:instrText>
      </w:r>
      <w:r>
        <w:instrText xml:space="preserve">Dependent </w:instrText>
      </w:r>
      <w:r>
        <w:fldChar w:fldCharType="separate"/>
      </w:r>
      <w:r>
        <w:t>14</w:t>
      </w:r>
      <w:r>
        <w:fldChar w:fldCharType="end"/>
      </w:r>
    </w:p>
    <w:p>
      <w:r>
        <w:fldChar w:fldCharType="begin"/>
      </w:r>
      <w:r>
        <w:instrText xml:space="preserve"> NOTEREF Eval</w:instrText>
      </w:r>
      <w:r>
        <w:instrText xml:space="preserve">Dependent </w:instrText>
      </w:r>
      <w:r>
        <w:fldChar w:fldCharType="separate"/>
      </w:r>
      <w:r>
        <w:t>2</w:t>
      </w:r>
      <w:r>
        <w:fldChar w:fldCharType="end"/>
      </w:r>
    </w:p>
    <w:p>
      <w:r>
        <w:fldChar w:fldCharType="begin"/>
      </w:r>
      <w:r>
        <w:instrText xml:space="preserve"> GOTOBUTTON Eval</w:instrText>
      </w:r>
      <w:r>
        <w:instrText xml:space="preserve">Dependent Jump </w:instrText>
      </w:r>
      <w:r>
        <w:fldChar w:fldCharType="separate"/>
      </w:r>
      <w:r>
        <w:t>Jump</w:t>
      </w:r>
      <w:r>
        <w:fldChar w:fldCharType="end"/>
      </w:r>
    </w:p>
    <w:p>
      <w:r>
        <w:fldChar w:fldCharType="begin"/>
      </w:r>
      <w:r>
        <w:instrText xml:space="preserve"> HYPERLINK \l Eval</w:instrText>
      </w:r>
      <w:r>
        <w:instrText xml:space="preserve">Dependent </w:instrText>
      </w:r>
      <w:r>
        <w:fldChar w:fldCharType="separate"/>
      </w:r>
      <w:r>
        <w:t>Internal</w:t>
      </w:r>
      <w:r>
        <w:fldChar w:fldCharType="end"/>
      </w:r>
    </w:p>
    <w:p>
      <w:r>
        <w:fldChar w:fldCharType="begin"/>
      </w:r>
      <w:r>
        <w:instrText xml:space="preserve"> TOC \b Eval</w:instrText>
      </w:r>
      <w:r>
        <w:instrText xml:space="preserve">Dependent </w:instrText>
      </w:r>
      <w:r>
        <w:fldChar w:fldCharType="separate"/>
      </w:r>
      <w:r>
        <w:t>Bounded TOC</w:t>
      </w:r>
      <w:r>
        <w:fldChar w:fldCharType="end"/>
      </w:r>
    </w:p>
    <w:p>
      <w:r>
        <w:fldChar w:fldCharType="begin"/>
      </w:r>
      <w:r>
        <w:instrText xml:space="preserve"> =Eval</w:instrText>
      </w:r>
      <w:r>
        <w:instrText xml:space="preserve">Dependent+1 </w:instrText>
      </w:r>
      <w:r>
        <w:fldChar w:fldCharType="separate"/>
      </w:r>
      <w:r>
        <w:t>43</w:t>
      </w:r>
      <w:r>
        <w:fldChar w:fldCharType="end"/>
      </w:r>
    </w:p>
    <w:p>
      <w:r>
        <w:t xml:space="preserve">Quoted dependency decoy: </w:t>
      </w:r>
      <w:bookmarkStart w:id="611" w:name="EvalQuoted"/>
      <w:r>
        <w:t>quoted dependency decoy</w:t>
      </w:r>
      <w:bookmarkEnd w:id="611"/>
    </w:p>
    <w:p>
      <w:r>
        <w:fldChar w:fldCharType="begin"/>
      </w:r>
      <w:r>
        <w:instrText xml:space="preserve"> QUOTE "EvalQuoted" </w:instrText>
      </w:r>
      <w:r>
        <w:fldChar w:fldCharType="separate"/>
      </w:r>
      <w:r>
        <w:t>EvalQuoted literal</w:t>
      </w:r>
      <w:r>
        <w:fldChar w:fldCharType="end"/>
      </w:r>
    </w:p>
    <w:p>
      <w:r>
        <w:t xml:space="preserve">Unreferenced target: </w:t>
      </w:r>
      <w:bookmarkStart w:id="612" w:name="EvalFree"/>
      <w:r>
        <w:t>free bookmark text</w:t>
      </w:r>
      <w:bookmarkEnd w:id="612"/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FIELD AUTHORING SLOT</w:t>
      </w:r>
    </w:p>
    <w:p>
      <w:r>
        <w:t>Current page:</w:t>
      </w:r>
    </w:p>
    <w:p>
      <w:r>
        <w:t>Total pages:</w:t>
      </w:r>
    </w:p>
    <w:p>
      <w:r>
        <w:t>Report date:</w:t>
      </w:r>
    </w:p>
    <w:p>
      <w:r>
        <w:t>Defined term reference:</w:t>
      </w:r>
    </w:p>
    <w:p>
      <w:r>
        <w:t>Contents</w:t>
      </w:r>
    </w:p>
    <w:p>
      <w:pPr>
        <w:pStyle w:val="Heading1"/>
      </w:pPr>
      <w:r>
        <w:t>Pricing discussion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Renewal decision</w:t>
      </w:r>
    </w:p>
    <w:p>
      <w:r>
        <w:t>renewal approval</w:t>
      </w:r>
    </w:p>
    <w:p>
      <w:pPr>
        <w:pStyle w:val="Heading1"/>
      </w:pPr>
      <w:r>
        <w:t>Composition source</w:t>
      </w:r>
    </w:p>
    <w:p>
      <w:r>
        <w:t>Supplier appendix</w:t>
      </w:r>
    </w:p>
    <w:p>
      <w:pPr>
        <w:pStyle w:val="SharedStyle"/>
      </w:pPr>
      <w:r>
        <w:t>The supplier will maintain the agreed service levels.</w:t>
      </w:r>
    </w:p>
    <w:p>
      <w:pPr>
        <w:numPr>
          <w:ilvl w:val="1"/>
          <w:numId w:val="10"/>
        </w:numPr>
      </w:pPr>
      <w:r>
        <w:t>Provide monthly service reports.</w:t>
      </w:r>
    </w:p>
    <w:p>
      <w:r>
        <w:t xml:space="preserve">Current supplier badge: </w:t>
      </w:r>
      <w:r>
        <w:drawing>
          <wp:inline xmlns:a="http://schemas.openxmlformats.org/drawingml/2006/main" xmlns:pic="http://schemas.openxmlformats.org/drawingml/2006/picture">
            <wp:extent cx="137160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Supplier portal: </w:t>
      </w:r>
      <w:hyperlink r:id="rId17">
        <w:r>
          <w:rPr>
            <w:color w:val="0563C1"/>
            <w:u w:val="single"/>
          </w:rPr>
          <w:t>composition link</w:t>
        </w:r>
      </w:hyperlink>
    </w:p>
    <w:p>
      <w:r>
        <w:t xml:space="preserve">Defined service: </w:t>
      </w:r>
      <w:bookmarkStart w:id="777" w:name="SharedTerm"/>
      <w:r>
        <w:t>managed support</w:t>
      </w:r>
      <w:bookmarkEnd w:id="777"/>
    </w:p>
    <w:p>
      <w:r>
        <w:fldChar w:fldCharType="begin"/>
      </w:r>
      <w:r>
        <w:instrText xml:space="preserve"> REF Shared</w:instrText>
      </w:r>
      <w:r>
        <w:instrText xml:space="preserve">Term </w:instrText>
      </w:r>
      <w:r>
        <w:fldChar w:fldCharType="separate"/>
      </w:r>
      <w:r>
        <w:t>managed support</w:t>
      </w:r>
      <w:r>
        <w:fldChar w:fldCharType="end"/>
      </w:r>
    </w:p>
    <w:p>
      <w:r>
        <w:t xml:space="preserve">Service definition: </w:t>
      </w:r>
      <w:hyperlink w:anchor="SharedTerm">
        <w:r>
          <w:t>managed support</w:t>
        </w:r>
      </w:hyperlink>
    </w:p>
    <w:sdt>
      <w:sdtPr>
        <w:alias w:val="composition-control"/>
        <w:tag w:val="composition-control"/>
        <w:id w:val="777"/>
      </w:sdtPr>
      <w:sdtContent>
        <w:p>
          <w:r>
            <w:t>Northstar Services</w:t>
          </w:r>
        </w:p>
      </w:sdtContent>
    </w:sdt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Source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Alpha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Adjacent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Beta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2</w:t>
            </w:r>
          </w:p>
        </w:tc>
      </w:tr>
    </w:tbl>
    <w:p>
      <w:r>
        <w:t>End of supplier appendix</w:t>
      </w:r>
    </w:p>
    <w:p>
      <w:r>
        <w:t>COMPOSITION UNSAFE START</w:t>
      </w:r>
    </w:p>
    <w:sdt>
      <w:sdtPr>
        <w:alias w:val="composition-bound"/>
        <w:tag w:val="composition-bound"/>
        <w:id w:val="778"/>
        <w:dataBinding w:xpath="/root/value"/>
      </w:sdtPr>
      <w:sdtContent>
        <w:p>
          <w:r>
            <w:t>bound composition value</w:t>
          </w:r>
        </w:p>
      </w:sdtContent>
    </w:sdt>
    <w:p>
      <w:r>
        <w:t>COMPOSITION UNSAFE END</w:t>
      </w:r>
    </w:p>
    <w:p>
      <w:r>
        <w:t>Original agreement</w:t>
      </w:r>
      <w:r>
        <w:rPr>
          <w:vertAlign w:val="superscript"/>
        </w:rPr>
        <w:endnoteReference w:id="1"/>
      </w:r>
      <w:r>
        <w:t xml:space="preserve"> dated </w:t>
      </w:r>
      <w:r>
        <w:t>January 2025</w:t>
      </w:r>
      <w:r>
        <w:rPr>
          <w:vertAlign w:val="superscript"/>
        </w:rPr>
        <w:footnoteReference w:id="1"/>
      </w:r>
      <w:r>
        <w:t>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Approved after clarification.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Source: signed agreement archive.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original agreement remains on file.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batch omega token</w:t>
    </w:r>
  </w:p>
  <w:p>
    <w:pPr>
      <w:spacing w:after="0"/>
    </w:pPr>
    <w:r>
      <w:t>batch omega token 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EDIT SURGERY | 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/>
      <w:color w:val="1F4D78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color w:val="2E74B5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mple.com/eval" TargetMode="External"/><Relationship Id="rId14" Type="http://schemas.openxmlformats.org/officeDocument/2006/relationships/comments" Target="comments.xml"/><Relationship Id="rId15" Type="http://schemas.microsoft.com/office/2011/relationships/commentsExtended" Target="commentsExtended.xml"/><Relationship Id="rId16" Type="http://schemas.openxmlformats.org/officeDocument/2006/relationships/image" Target="media/image1.png"/><Relationship Id="rId17" Type="http://schemas.openxmlformats.org/officeDocument/2006/relationships/hyperlink" Target="https://example.com/composition" TargetMode="External"/><Relationship Id="rId18" Type="http://schemas.openxmlformats.org/officeDocument/2006/relationships/footnotes" Target="footnotes.xml"/><Relationship Id="rId1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and supplier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