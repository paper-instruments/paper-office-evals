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agreement: review copy</w:t>
      </w:r>
    </w:p>
    <w:p>
      <w:pPr>
        <w:pStyle w:val="Heading1"/>
      </w:pPr>
      <w:r>
        <w:t>Charges</w:t>
      </w:r>
    </w:p>
    <w:p>
      <w:r>
        <w:t xml:space="preserve">The annual fee is $24,000, </w:t>
      </w:r>
      <w:r>
        <w:t>payable quarterly</w:t>
      </w:r>
      <w:r>
        <w:rPr>
          <w:vertAlign w:val="superscript"/>
        </w:rPr>
        <w:footnoteReference w:id="1"/>
      </w:r>
      <w:r>
        <w:t>.</w:t>
      </w:r>
    </w:p>
    <w:p>
      <w:ins w:id="40" w:author="Morgan Finance" w:date="2026-07-10T09:00:00Z">
        <w:r>
          <w:t xml:space="preserve">An additional $500 surcharge applies to each </w:t>
        </w:r>
        <w:r>
          <w:t>weekend callout</w:t>
        </w:r>
        <w:r>
          <w:rPr>
            <w:vertAlign w:val="superscript"/>
          </w:rPr>
          <w:footnoteReference w:id="2"/>
        </w:r>
        <w:r>
          <w:t>.</w:t>
        </w:r>
      </w:ins>
    </w:p>
    <w:p>
      <w:pPr>
        <w:pStyle w:val="Heading1"/>
      </w:pPr>
      <w:r>
        <w:t>Pilot period</w:t>
      </w:r>
    </w:p>
    <w:p>
      <w:pPr>
        <w:rPr>
          <w:del w:id="41" w:author="Alice Editor" w:date="2026-07-13T09:00:00Z"/>
        </w:rPr>
      </w:pPr>
      <w:del w:id="41" w:author="Alice Editor" w:date="2026-07-13T09:00:00Z">
        <w:r>
          <w:delText xml:space="preserve">The </w:delText>
        </w:r>
        <w:r>
          <w:delText>pilot clause</w:delText>
        </w:r>
        <w:r>
          <w:rPr>
            <w:rStyle w:val="CommentReference"/>
          </w:rPr>
          <w:commentReference w:id="0"/>
        </w:r>
        <w:r>
          <w:rPr>
            <w:rStyle w:val="CommentReference"/>
          </w:rPr>
          <w:commentReference w:id="1"/>
        </w:r>
        <w:r>
          <w:delText xml:space="preserve"> expires after the first 60 days.</w:delText>
        </w:r>
      </w:del>
      <w:commentRangeStart w:id="0"/>
      <w:commentRangeStart w:id="1"/>
      <w:commentRangeEnd w:id="1"/>
      <w:commentRangeEnd w:id="0"/>
    </w:p>
    <w:p>
      <w:pPr>
        <w:pStyle w:val="Heading1"/>
      </w:pPr>
      <w:r>
        <w:t>Delivery</w:t>
      </w:r>
    </w:p>
    <w:p>
      <w:r>
        <w:t>Delivery is scheduled for July 2</w:t>
      </w:r>
      <w:del w:id="42" w:author="Bob Reviewer" w:date="2026-07-13T09:00:00Z">
        <w:r>
          <w:delText>0</w:delText>
        </w:r>
      </w:del>
      <w:ins w:id="43" w:author="Bob Reviewer" w:date="2026-07-13T09:00:00Z">
        <w:r>
          <w:t>7</w:t>
        </w:r>
      </w:ins>
      <w:r>
        <w:t>.</w:t>
      </w:r>
    </w:p>
    <w:p>
      <w:r>
        <w:t xml:space="preserve">The </w:t>
      </w:r>
      <w:commentRangeStart w:id="2"/>
      <w:commentRangeStart w:id="3"/>
      <w:r>
        <w:t>liability cap</w:t>
      </w:r>
      <w:commentRangeEnd w:id="3"/>
      <w:commentRangeEnd w:id="2"/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t xml:space="preserve"> remains one year of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Remove this clause after the pilot ends.</w:t>
      </w:r>
    </w:p>
  </w:comment>
  <w:comment w:id="1" w:author="Morgan Finance" w:initials="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Operations confirms that the pilot has ended.</w:t>
      </w:r>
    </w:p>
  </w:comment>
  <w:comment w:id="2" w:author="Dana Legal" w:initials="" w:date="2026-07-13T09:00:00Z">
    <w:p w14:paraId="10000003">
      <w:pPr>
        <w:pStyle w:val="CommentText"/>
      </w:pPr>
      <w:r>
        <w:rPr>
          <w:rStyle w:val="CommentReference"/>
        </w:rPr>
        <w:annotationRef/>
      </w:r>
      <w:r>
        <w:t>Legal must approve any change to this cap.</w:t>
      </w:r>
    </w:p>
  </w:comment>
  <w:comment w:id="3" w:author="Alice Editor" w:initials="" w:date="2026-07-13T09:00:00Z">
    <w:p w14:paraId="10000004">
      <w:pPr>
        <w:pStyle w:val="CommentText"/>
      </w:pPr>
      <w:r>
        <w:rPr>
          <w:rStyle w:val="CommentReference"/>
        </w:rPr>
        <w:annotationRef/>
      </w:r>
      <w:r>
        <w:t>The existing cap remains acceptable.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0"/>
  <w15:commentEx w15:paraId="10000002" w15:done="0" w15:paraIdParent="10000001"/>
  <w15:commentEx w15:paraId="10000003" w15:done="0"/>
  <w15:commentEx w15:paraId="10000004" w15:done="0" w15:paraIdParent="10000003"/>
</w15:commentsEx>
</file>

<file path=word/commentsExtensible.xml><?xml version="1.0" encoding="utf-8"?>
<w16cex:commentsExtensible xmlns:w16cex="http://schemas.microsoft.com/office/word/2018/wordml/cex">
  <w16cex:commentExtensible w16cex:durableId="10000001"/>
  <w16cex:commentExtensible w16cex:durableId="10000002"/>
  <w16cex:commentExtensible w16cex:durableId="10000003"/>
  <w16cex:commentExtensible w16cex:durableId="10000004"/>
</w16cex:commentsExtensible>
</file>

<file path=word/commentsIds.xml><?xml version="1.0" encoding="utf-8"?>
<w16cid:commentsIds xmlns:w16cid="http://schemas.microsoft.com/office/word/2016/wordml/cid">
  <w16cid:commentId w16cid:paraId="10000001" w16cid:durableId="10000001"/>
  <w16cid:commentId w16cid:paraId="10000002" w16cid:durableId="10000002"/>
  <w16cid:commentId w16cid:paraId="10000003" w16cid:durableId="10000003"/>
  <w16cid:commentId w16cid:paraId="10000004" w16cid:durableId="100000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Payment follows the agreed quarterly invoice schedule.</w:t>
      </w:r>
    </w:p>
  </w:footnote>
  <w:footnote w:id="2">
    <w:p>
      <w:r>
        <w:footnoteRef/>
      </w:r>
      <w:r>
        <w:t xml:space="preserve"> The proposed surcharge covers out-of-hours staffing.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comments" Target="comments.xml"/><Relationship Id="rId11" Type="http://schemas.microsoft.com/office/2016/09/relationships/commentsIds" Target="commentsIds.xml"/><Relationship Id="rId12" Type="http://schemas.microsoft.com/office/2018/08/relationships/commentsExtensible" Target="commentsExtensible.xml"/><Relationship Id="rId13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